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lens</w:t>
      </w:r>
    </w:p>
    <w:p>
      <w:pPr>
        <w:jc w:val="center"/>
      </w:pPr>
      <w:r>
        <w:rPr>
          <w:color w:val="3B4A6B"/>
          <w:sz w:val="36"/>
        </w:rPr>
        <w:t>Standard Operating Procedure</w:t>
      </w:r>
    </w:p>
    <w:p/>
    <w:tbl>
      <w:tblPr>
        <w:tblStyle w:val="TableGrid"/>
        <w:tblW w:type="auto" w:w="0"/>
        <w:tblLook w:firstColumn="1" w:firstRow="1" w:lastColumn="0" w:lastRow="0" w:noHBand="0" w:noVBand="1" w:val="04A0"/>
      </w:tblPr>
      <w:tblGrid>
        <w:gridCol w:w="4320"/>
        <w:gridCol w:w="4320"/>
      </w:tblGrid>
      <w:tr>
        <w:tc>
          <w:tcPr>
            <w:tcW w:type="dxa" w:w="4320"/>
          </w:tcPr>
          <w:p>
            <w:r>
              <w:rPr>
                <w:b/>
              </w:rPr>
              <w:t>SOP ID</w:t>
            </w:r>
          </w:p>
        </w:tc>
        <w:tc>
          <w:tcPr>
            <w:tcW w:type="dxa" w:w="4320"/>
          </w:tcPr>
          <w:p>
            <w:r>
              <w:t>eb9fd54f-47ae-42bc-a624-9d2e95a5a309</w:t>
            </w:r>
          </w:p>
        </w:tc>
      </w:tr>
      <w:tr>
        <w:tc>
          <w:tcPr>
            <w:tcW w:type="dxa" w:w="4320"/>
          </w:tcPr>
          <w:p>
            <w:r>
              <w:rPr>
                <w:b/>
              </w:rPr>
              <w:t>Process Level</w:t>
            </w:r>
          </w:p>
        </w:tc>
        <w:tc>
          <w:tcPr>
            <w:tcW w:type="dxa" w:w="4320"/>
          </w:tcPr>
          <w:p>
            <w:r>
              <w:t>L3</w:t>
            </w:r>
          </w:p>
        </w:tc>
      </w:tr>
      <w:tr>
        <w:tc>
          <w:tcPr>
            <w:tcW w:type="dxa" w:w="4320"/>
          </w:tcPr>
          <w:p>
            <w:r>
              <w:rPr>
                <w:b/>
              </w:rPr>
              <w:t>Process Hierarchy</w:t>
            </w:r>
          </w:p>
        </w:tc>
        <w:tc>
          <w:tcPr>
            <w:tcW w:type="dxa" w:w="4320"/>
          </w:tcPr>
          <w:p>
            <w:r>
              <w:t>Auto-created placeholder Level 0 → Auto-created placeholder Level 1 → Auto-created placeholder Level 2 → lens</w:t>
            </w:r>
          </w:p>
        </w:tc>
      </w:tr>
      <w:tr>
        <w:tc>
          <w:tcPr>
            <w:tcW w:type="dxa" w:w="4320"/>
          </w:tcPr>
          <w:p>
            <w:r>
              <w:rPr>
                <w:b/>
              </w:rPr>
              <w:t>Owner</w:t>
            </w:r>
          </w:p>
        </w:tc>
        <w:tc>
          <w:tcPr>
            <w:tcW w:type="dxa" w:w="4320"/>
          </w:tcPr>
          <w:p>
            <w:r>
              <w:t>Oskar-Emil Ipsen (oskaripsen@yahoo.dk)</w:t>
            </w:r>
          </w:p>
        </w:tc>
      </w:tr>
      <w:tr>
        <w:tc>
          <w:tcPr>
            <w:tcW w:type="dxa" w:w="4320"/>
          </w:tcPr>
          <w:p>
            <w:r>
              <w:rPr>
                <w:b/>
              </w:rPr>
              <w:t>Last Updated</w:t>
            </w:r>
          </w:p>
        </w:tc>
        <w:tc>
          <w:tcPr>
            <w:tcW w:type="dxa" w:w="4320"/>
          </w:tcPr>
          <w:p>
            <w:r>
              <w:t>2026-01-24</w:t>
            </w:r>
          </w:p>
        </w:tc>
      </w:tr>
    </w:tbl>
    <w:p>
      <w:r>
        <w:br w:type="page"/>
      </w:r>
    </w:p>
    <w:p>
      <w:pPr>
        <w:pStyle w:val="Heading1"/>
      </w:pPr>
      <w:r>
        <w:t>1. Purpose</w:t>
      </w:r>
    </w:p>
    <w:p>
      <w:ins w:id="1" w:author="mapla" w:date="2026-01-25T17:03:06Z">
        <w:r>
          <w:rPr>
            <w:color w:val="006400"/>
            <w:u w:val="single"/>
          </w:rPr>
          <w:t>The purpose of this process is to facilitate a moment of positive interaction by having the user comment on the pleasantness of the day. This process is performed to foster a positive atmosphere and enhance user engagement within the organization. The successful completion of this process relies on the user accurately expressing their perception of the day's pleasantness, contributing to a more congenial and collaborative environment.</w:t>
        </w:r>
      </w:ins>
    </w:p>
    <w:p>
      <w:pPr>
        <w:pStyle w:val="Heading1"/>
      </w:pPr>
      <w:r>
        <w:t>2. Scope</w:t>
      </w:r>
    </w:p>
    <w:p>
      <w:r>
        <w:t>This SOP applies to the L3 process: lens</w:t>
      </w:r>
    </w:p>
    <w:p>
      <w:r>
        <w:t>Parent process (L2): Auto-created placeholder Level 2</w:t>
      </w:r>
    </w:p>
    <w:p>
      <w:r>
        <w:t>Parent process (L1): Auto-created placeholder Level 1</w:t>
      </w:r>
    </w:p>
    <w:p>
      <w:r>
        <w:t>Parent process (L0): Auto-created placeholder Level 0</w:t>
      </w:r>
    </w:p>
    <w:p>
      <w:pPr>
        <w:pStyle w:val="Heading1"/>
      </w:pPr>
      <w:r>
        <w:t>3. 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Steps Performed</w:t>
            </w:r>
          </w:p>
        </w:tc>
      </w:tr>
      <w:tr>
        <w:tc>
          <w:tcPr>
            <w:tcW w:type="dxa" w:w="4320"/>
          </w:tcPr>
          <w:p>
            <w:r>
              <w:t>User</w:t>
            </w:r>
          </w:p>
        </w:tc>
        <w:tc>
          <w:tcPr>
            <w:tcW w:type="dxa" w:w="4320"/>
          </w:tcPr>
          <w:p>
            <w:r>
              <w:t>1</w:t>
            </w:r>
          </w:p>
        </w:tc>
      </w:tr>
    </w:tbl>
    <w:p>
      <w:pPr>
        <w:pStyle w:val="Heading1"/>
      </w:pPr>
      <w:r>
        <w:t>4. Systems Used</w:t>
      </w:r>
    </w:p>
    <w:tbl>
      <w:tblPr>
        <w:tblStyle w:val="TableGrid"/>
        <w:tblW w:type="auto" w:w="0"/>
        <w:tblLook w:firstColumn="1" w:firstRow="1" w:lastColumn="0" w:lastRow="0" w:noHBand="0" w:noVBand="1" w:val="04A0"/>
      </w:tblPr>
      <w:tblGrid>
        <w:gridCol w:w="4320"/>
        <w:gridCol w:w="4320"/>
      </w:tblGrid>
      <w:tr>
        <w:tc>
          <w:tcPr>
            <w:tcW w:type="dxa" w:w="4320"/>
          </w:tcPr>
          <w:p>
            <w:r>
              <w:rPr>
                <w:b/>
              </w:rPr>
              <w:t>System</w:t>
            </w:r>
          </w:p>
        </w:tc>
        <w:tc>
          <w:tcPr>
            <w:tcW w:type="dxa" w:w="4320"/>
          </w:tcPr>
          <w:p>
            <w:r>
              <w:rPr>
                <w:b/>
              </w:rPr>
              <w:t>Used In Steps</w:t>
            </w:r>
          </w:p>
        </w:tc>
      </w:tr>
      <w:tr>
        <w:tc>
          <w:tcPr>
            <w:tcW w:type="dxa" w:w="4320"/>
          </w:tcPr>
          <w:p>
            <w:commentRangeStart w:id="0"/>
            <w:r>
              <w:t>TBD</w:t>
            </w:r>
            <w:commentRangeEnd w:id="0"/>
            <w:r>
              <w:commentReference w:id="0"/>
            </w:r>
          </w:p>
        </w:tc>
        <w:tc>
          <w:tcPr>
            <w:tcW w:type="dxa" w:w="4320"/>
          </w:tcPr>
          <w:p>
            <w:r>
              <w:t>1</w:t>
            </w:r>
          </w:p>
        </w:tc>
      </w:tr>
    </w:tbl>
    <w:p>
      <w:pPr>
        <w:pStyle w:val="Heading1"/>
      </w:pPr>
      <w:r>
        <w:t>5. Detailed Procedure</w:t>
      </w:r>
    </w:p>
    <w:p>
      <w:r>
        <w:t>The following steps describe the end-to-end workflow.</w:t>
      </w:r>
    </w:p>
    <w:p/>
    <w:p>
      <w:pPr>
        <w:pStyle w:val="Heading2"/>
      </w:pPr>
      <w:r>
        <w:t>Step 1 — User comments on the pleasantness of the day.</w:t>
      </w:r>
    </w:p>
    <w:p>
      <w:r>
        <w:rPr>
          <w:b/>
        </w:rPr>
        <w:t xml:space="preserve">Role: </w:t>
      </w:r>
      <w:r>
        <w:t>User</w:t>
      </w:r>
    </w:p>
    <w:p>
      <w:commentRangeStart w:id="1"/>
      <w:r>
        <w:rPr>
          <w:b/>
        </w:rPr>
        <w:t xml:space="preserve">System: </w:t>
      </w:r>
      <w:r>
        <w:t>TBD</w:t>
      </w:r>
      <w:commentRangeEnd w:id="1"/>
      <w:r>
        <w:commentReference w:id="1"/>
      </w:r>
    </w:p>
    <w:p>
      <w:r>
        <w:rPr>
          <w:b/>
        </w:rPr>
        <w:t xml:space="preserve">Manual / Automated: </w:t>
      </w:r>
      <w:r>
        <w:t>Manual</w:t>
      </w:r>
    </w:p>
    <w:p/>
    <w:p>
      <w:r>
        <w:rPr>
          <w:b/>
        </w:rPr>
        <w:t>Description:</w:t>
      </w:r>
    </w:p>
    <w:p>
      <w:commentRangeStart w:id="5"/>
      <w:commentRangeStart w:id="4"/>
      <w:commentRangeStart w:id="3"/>
      <w:commentRangeStart w:id="2"/>
      <w:ins w:id="2" w:author="mapla" w:date="2026-01-25T17:03:06Z">
        <w:r>
          <w:rPr>
            <w:color w:val="006400"/>
            <w:u w:val="single"/>
          </w:rPr>
          <w:t>The user is prompted to provide feedback on the pleasantness of their day. This step is manually initiated by the user, aiming to collect qualitative data on user sentiment. The feedback is recorded and prepared for analysis to identify trends or areas for improvement. The data collected is then handed off to the analysis team for further processing and reporting.</w:t>
        </w:r>
      </w:ins>
      <w:commentRangeEnd w:id="2"/>
      <w:r>
        <w:commentReference w:id="2"/>
      </w:r>
      <w:commentRangeEnd w:id="3"/>
      <w:r>
        <w:commentReference w:id="3"/>
      </w:r>
      <w:commentRangeEnd w:id="4"/>
      <w:r>
        <w:commentReference w:id="4"/>
      </w:r>
      <w:commentRangeEnd w:id="5"/>
      <w:r>
        <w:commentReference w:id="5"/>
      </w:r>
    </w:p>
    <w:p/>
    <w:p>
      <w:pPr>
        <w:pStyle w:val="Heading1"/>
      </w:pPr>
      <w:r>
        <w:t>6. Records &amp; Documentation Requirements</w:t>
      </w:r>
    </w:p>
    <w:p>
      <w:commentRangeStart w:id="6"/>
      <w:r>
        <w:t>No specific end states defined.</w:t>
      </w:r>
      <w:commentRangeEnd w:id="6"/>
      <w:r>
        <w:commentReference w:id="6"/>
      </w:r>
    </w:p>
    <w:p>
      <w:pPr>
        <w:pStyle w:val="Heading1"/>
      </w:pPr>
      <w:r>
        <w:t>7. Appendix</w:t>
      </w:r>
    </w:p>
    <w:p>
      <w:r>
        <w:t>Additional materials and references:</w:t>
      </w:r>
    </w:p>
    <w:p/>
    <w:p>
      <w:commentRangeStart w:id="7"/>
      <w:r>
        <w:t>[Appendix materials will be added here]</w:t>
      </w:r>
      <w:commentRangeEnd w:id="7"/>
      <w:r>
        <w:commentReference w:id="7"/>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0" w:author="mapla" w:date="2026-01-25T17:03:06Z" w:initials="AI">
    <w:p>
      <w:r>
        <w:t>System is TBD for steps 1. Please specify the application or tool used.</w:t>
      </w:r>
    </w:p>
  </w:comment>
  <w:comment w:id="1" w:author="mapla" w:date="2026-01-25T17:03:06Z" w:initials="AI">
    <w:p>
      <w:r>
        <w:t>System is TBD for Step 1. Please specify the application or tool used.</w:t>
      </w:r>
    </w:p>
  </w:comment>
  <w:comment w:id="2" w:author="mapla" w:date="2026-01-25T17:03:06Z" w:initials="AI">
    <w:p>
      <w:r>
        <w:t>The description mentions collecting user feedback — how is this feedback captured and stored? Is there a specific system or tool used for this purpose?</w:t>
      </w:r>
    </w:p>
  </w:comment>
  <w:comment w:id="3" w:author="mapla" w:date="2026-01-25T17:03:06Z" w:initials="AI">
    <w:p>
      <w:r>
        <w:t>You reference that the data is handed off to the analysis team — is this process automated, or does it require manual intervention to notify the team?</w:t>
      </w:r>
    </w:p>
  </w:comment>
  <w:comment w:id="4" w:author="mapla" w:date="2026-01-25T17:03:06Z" w:initials="AI">
    <w:p>
      <w:r>
        <w:t>The description mentions that feedback is recorded and prepared for analysis - what specific format or system should be used for recording this feedback? (e.g., spreadsheet, database entry, specific software application)</w:t>
      </w:r>
    </w:p>
  </w:comment>
  <w:comment w:id="5" w:author="mapla" w:date="2026-01-25T17:03:06Z" w:initials="AI">
    <w:p>
      <w:r>
        <w:t>System is TBD - which application or tool is used?</w:t>
      </w:r>
    </w:p>
  </w:comment>
  <w:comment w:id="6" w:author="mapla" w:date="2026-01-25T17:03:06Z" w:initials="AI">
    <w:p>
      <w:r>
        <w:t>Please define the possible end states for this process (e.g., 'Request Approved', 'Request Rejected').</w:t>
      </w:r>
    </w:p>
  </w:comment>
  <w:comment w:id="7" w:author="mapla" w:date="2026-01-25T17:03:06Z" w:initials="AI">
    <w:p>
      <w:r>
        <w:t>Please add supporting materials: process flow diagrams, system screenshots, templates, examples, and training guides.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E3BA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2E8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