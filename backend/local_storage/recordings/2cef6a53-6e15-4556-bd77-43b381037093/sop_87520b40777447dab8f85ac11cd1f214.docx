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lens</w:t>
      </w:r>
    </w:p>
    <w:p>
      <w:pPr>
        <w:jc w:val="center"/>
      </w:pPr>
      <w:r>
        <w:rPr>
          <w:color w:val="3B4A6B"/>
          <w:sz w:val="36"/>
        </w:rPr>
        <w:t>Standard Operating Procedure</w:t>
      </w:r>
    </w:p>
    <w:p/>
    <w:tbl>
      <w:tblPr>
        <w:tblStyle w:val="TableGrid"/>
        <w:tblW w:type="auto" w:w="0"/>
        <w:tblLook w:firstColumn="1" w:firstRow="1" w:lastColumn="0" w:lastRow="0" w:noHBand="0" w:noVBand="1" w:val="04A0"/>
      </w:tblPr>
      <w:tblGrid>
        <w:gridCol w:w="4320"/>
        <w:gridCol w:w="4320"/>
      </w:tblGrid>
      <w:tr>
        <w:tc>
          <w:tcPr>
            <w:tcW w:type="dxa" w:w="4320"/>
          </w:tcPr>
          <w:p>
            <w:r>
              <w:rPr>
                <w:b/>
              </w:rPr>
              <w:t>SOP ID</w:t>
            </w:r>
          </w:p>
        </w:tc>
        <w:tc>
          <w:tcPr>
            <w:tcW w:type="dxa" w:w="4320"/>
          </w:tcPr>
          <w:p>
            <w:r>
              <w:t>eb9fd54f-47ae-42bc-a624-9d2e95a5a309</w:t>
            </w:r>
          </w:p>
        </w:tc>
      </w:tr>
      <w:tr>
        <w:tc>
          <w:tcPr>
            <w:tcW w:type="dxa" w:w="4320"/>
          </w:tcPr>
          <w:p>
            <w:r>
              <w:rPr>
                <w:b/>
              </w:rPr>
              <w:t>Process Level</w:t>
            </w:r>
          </w:p>
        </w:tc>
        <w:tc>
          <w:tcPr>
            <w:tcW w:type="dxa" w:w="4320"/>
          </w:tcPr>
          <w:p>
            <w:r>
              <w:t>L3</w:t>
            </w:r>
          </w:p>
        </w:tc>
      </w:tr>
      <w:tr>
        <w:tc>
          <w:tcPr>
            <w:tcW w:type="dxa" w:w="4320"/>
          </w:tcPr>
          <w:p>
            <w:r>
              <w:rPr>
                <w:b/>
              </w:rPr>
              <w:t>Process Hierarchy</w:t>
            </w:r>
          </w:p>
        </w:tc>
        <w:tc>
          <w:tcPr>
            <w:tcW w:type="dxa" w:w="4320"/>
          </w:tcPr>
          <w:p>
            <w:r>
              <w:t>Auto-created placeholder Level 0 → Auto-created placeholder Level 1 → Auto-created placeholder Level 2 → lens</w:t>
            </w:r>
          </w:p>
        </w:tc>
      </w:tr>
      <w:tr>
        <w:tc>
          <w:tcPr>
            <w:tcW w:type="dxa" w:w="4320"/>
          </w:tcPr>
          <w:p>
            <w:r>
              <w:rPr>
                <w:b/>
              </w:rPr>
              <w:t>Owner</w:t>
            </w:r>
          </w:p>
        </w:tc>
        <w:tc>
          <w:tcPr>
            <w:tcW w:type="dxa" w:w="4320"/>
          </w:tcPr>
          <w:p>
            <w:r>
              <w:t>Oskar-Emil Ipsen (oskaripsen@yahoo.dk)</w:t>
            </w:r>
          </w:p>
        </w:tc>
      </w:tr>
      <w:tr>
        <w:tc>
          <w:tcPr>
            <w:tcW w:type="dxa" w:w="4320"/>
          </w:tcPr>
          <w:p>
            <w:r>
              <w:rPr>
                <w:b/>
              </w:rPr>
              <w:t>Last Updated</w:t>
            </w:r>
          </w:p>
        </w:tc>
        <w:tc>
          <w:tcPr>
            <w:tcW w:type="dxa" w:w="4320"/>
          </w:tcPr>
          <w:p>
            <w:r>
              <w:t>2026-01-24</w:t>
            </w:r>
          </w:p>
        </w:tc>
      </w:tr>
    </w:tbl>
    <w:p>
      <w:r>
        <w:br w:type="page"/>
      </w:r>
    </w:p>
    <w:p>
      <w:pPr>
        <w:pStyle w:val="Heading1"/>
      </w:pPr>
      <w:r>
        <w:t>1. Purpose</w:t>
      </w:r>
    </w:p>
    <w:p>
      <w:ins w:id="1" w:author="mapla" w:date="2026-01-25T18:13:09Z">
        <w:r>
          <w:rPr>
            <w:color w:val="006400"/>
            <w:u w:val="single"/>
          </w:rPr>
          <w:t>The purpose of this process is to efficiently capture, organize, and preserve information by creating and formatting notes within the Notes app. This process supports the organization’s need for systematic documentation and easy retrieval of important text-based information. Individuals who rely on accurate and well-organized notes, such as team members or project managers, depend on its correct execution. Successful completion results in a neatly formatted and saved note that is readily accessible for future reference or action.</w:t>
        </w:r>
      </w:ins>
    </w:p>
    <w:p>
      <w:pPr>
        <w:pStyle w:val="Heading1"/>
      </w:pPr>
      <w:r>
        <w:t>2. Scope</w:t>
      </w:r>
    </w:p>
    <w:p>
      <w:r>
        <w:t>This SOP applies to the L3 process: lens</w:t>
      </w:r>
    </w:p>
    <w:p>
      <w:r>
        <w:t>Parent process (L2): Auto-created placeholder Level 2</w:t>
      </w:r>
    </w:p>
    <w:p>
      <w:r>
        <w:t>Parent process (L1): Auto-created placeholder Level 1</w:t>
      </w:r>
    </w:p>
    <w:p>
      <w:r>
        <w:t>Parent process (L0): Auto-created placeholder Level 0</w:t>
      </w:r>
    </w:p>
    <w:p>
      <w:pPr>
        <w:pStyle w:val="Heading1"/>
      </w:pPr>
      <w:r>
        <w:t>3. 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Steps Performed</w:t>
            </w:r>
          </w:p>
        </w:tc>
      </w:tr>
      <w:tr>
        <w:tc>
          <w:tcPr>
            <w:tcW w:type="dxa" w:w="4320"/>
          </w:tcPr>
          <w:p>
            <w:commentRangeStart w:id="0"/>
            <w:r>
              <w:t>TBD</w:t>
            </w:r>
            <w:commentRangeEnd w:id="0"/>
            <w:r>
              <w:commentReference w:id="0"/>
            </w:r>
          </w:p>
        </w:tc>
        <w:tc>
          <w:tcPr>
            <w:tcW w:type="dxa" w:w="4320"/>
          </w:tcPr>
          <w:p>
            <w:r>
              <w:t>1, 2, 3, 4, 5, 6</w:t>
            </w:r>
          </w:p>
        </w:tc>
      </w:tr>
    </w:tbl>
    <w:p>
      <w:pPr>
        <w:pStyle w:val="Heading1"/>
      </w:pPr>
      <w:r>
        <w:t>4. Systems Used</w:t>
      </w:r>
    </w:p>
    <w:tbl>
      <w:tblPr>
        <w:tblStyle w:val="TableGrid"/>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Used In Steps</w:t>
            </w:r>
          </w:p>
        </w:tc>
      </w:tr>
      <w:tr>
        <w:tc>
          <w:tcPr>
            <w:tcW w:type="dxa" w:w="4320"/>
          </w:tcPr>
          <w:p>
            <w:r>
              <w:t>Notes</w:t>
            </w:r>
          </w:p>
        </w:tc>
        <w:tc>
          <w:tcPr>
            <w:tcW w:type="dxa" w:w="4320"/>
          </w:tcPr>
          <w:p>
            <w:r>
              <w:t>1, 2, 3, 4, 5, 6</w:t>
            </w:r>
          </w:p>
        </w:tc>
      </w:tr>
    </w:tbl>
    <w:p>
      <w:pPr>
        <w:pStyle w:val="Heading1"/>
      </w:pPr>
      <w:r>
        <w:t>5. Detailed Procedure</w:t>
      </w:r>
    </w:p>
    <w:p>
      <w:r>
        <w:t>The following steps describe the end-to-end workflow.</w:t>
      </w:r>
    </w:p>
    <w:p/>
    <w:p>
      <w:pPr>
        <w:pStyle w:val="Heading2"/>
      </w:pPr>
      <w:r>
        <w:t>Step 1 — Open Notes app</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2"/>
      <w:commentRangeStart w:id="1"/>
      <w:ins w:id="2" w:author="mapla" w:date="2026-01-25T18:13:09Z">
        <w:r>
          <w:rPr>
            <w:color w:val="006400"/>
            <w:u w:val="single"/>
          </w:rPr>
          <w:t>The user initiates the process by accessing the Notes application. This step is intended to prepare the system for creating and managing notes. It is triggered by the need to document information and results in the application being ready for note creation. The handoff to the next step involves the user proceeding to create a new note.</w:t>
        </w:r>
      </w:ins>
      <w:commentRangeEnd w:id="1"/>
      <w:r>
        <w:commentReference w:id="1"/>
      </w:r>
      <w:commentRangeEnd w:id="2"/>
      <w:r>
        <w:commentReference w:id="2"/>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143250"/>
                    </a:xfrm>
                    <a:prstGeom prst="rect"/>
                  </pic:spPr>
                </pic:pic>
              </a:graphicData>
            </a:graphic>
          </wp:inline>
        </w:drawing>
      </w:r>
    </w:p>
    <w:p/>
    <w:p>
      <w:r>
        <w:rPr>
          <w:i/>
        </w:rPr>
        <w:t>→ Next: Step 2</w:t>
      </w:r>
    </w:p>
    <w:p/>
    <w:p>
      <w:pPr>
        <w:pStyle w:val="Heading2"/>
      </w:pPr>
      <w:r>
        <w:t>Step 2 — Create new note</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ins w:id="3" w:author="mapla" w:date="2026-01-25T18:13:09Z">
        <w:r>
          <w:rPr>
            <w:color w:val="006400"/>
            <w:u w:val="single"/>
          </w:rPr>
          <w:t>The user creates a new note within the Notes application. This step aims to provide a blank canvas for entering information. It is triggered by the user's need to document new information and results in a new note being available for content entry. The handoff to the next step involves the user copying text into the newly created note.</w:t>
        </w:r>
      </w:ins>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43250"/>
                    </a:xfrm>
                    <a:prstGeom prst="rect"/>
                  </pic:spPr>
                </pic:pic>
              </a:graphicData>
            </a:graphic>
          </wp:inline>
        </w:drawing>
      </w:r>
    </w:p>
    <w:p/>
    <w:p>
      <w:r>
        <w:rPr>
          <w:i/>
        </w:rPr>
        <w:t>→ Next: Step 3</w:t>
      </w:r>
    </w:p>
    <w:p/>
    <w:p>
      <w:pPr>
        <w:pStyle w:val="Heading2"/>
      </w:pPr>
      <w:r>
        <w:t>Step 3 — Copy text into note</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3"/>
      <w:ins w:id="4" w:author="mapla" w:date="2026-01-25T18:13:09Z">
        <w:r>
          <w:rPr>
            <w:color w:val="006400"/>
            <w:u w:val="single"/>
          </w:rPr>
          <w:t>The user copies the required text into the newly created note. This step is intended to transfer information from an external source into the note. It is triggered by the availability of content to be documented and results in the note containing the desired text. The handoff to the next step involves the user formatting the note content.</w:t>
        </w:r>
      </w:ins>
      <w:commentRangeEnd w:id="3"/>
      <w:r>
        <w:commentReference w:id="3"/>
      </w:r>
    </w:p>
    <w:p>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143250"/>
                    </a:xfrm>
                    <a:prstGeom prst="rect"/>
                  </pic:spPr>
                </pic:pic>
              </a:graphicData>
            </a:graphic>
          </wp:inline>
        </w:drawing>
      </w:r>
    </w:p>
    <w:p/>
    <w:p>
      <w:r>
        <w:rPr>
          <w:i/>
        </w:rPr>
        <w:t>→ Next: Step 4</w:t>
      </w:r>
    </w:p>
    <w:p/>
    <w:p>
      <w:pPr>
        <w:pStyle w:val="Heading2"/>
      </w:pPr>
      <w:r>
        <w:t>Step 4 — Format note content</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4"/>
      <w:ins w:id="5" w:author="mapla" w:date="2026-01-25T18:13:09Z">
        <w:r>
          <w:rPr>
            <w:color w:val="006400"/>
            <w:u w:val="single"/>
          </w:rPr>
          <w:t>The user formats the content within the note to enhance readability and organization. This step is intended to ensure that the information is presented clearly and is easy to navigate. It is triggered by the completion of text entry and results in a well-structured note. The handoff to the next step involves saving the formatted note.</w:t>
        </w:r>
      </w:ins>
      <w:commentRangeEnd w:id="4"/>
      <w:r>
        <w:commentReference w:id="4"/>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143250"/>
                    </a:xfrm>
                    <a:prstGeom prst="rect"/>
                  </pic:spPr>
                </pic:pic>
              </a:graphicData>
            </a:graphic>
          </wp:inline>
        </w:drawing>
      </w:r>
    </w:p>
    <w:p/>
    <w:p>
      <w:r>
        <w:rPr>
          <w:i/>
        </w:rPr>
        <w:t>→ Next: Step 5</w:t>
      </w:r>
    </w:p>
    <w:p/>
    <w:p>
      <w:pPr>
        <w:pStyle w:val="Heading2"/>
      </w:pPr>
      <w:r>
        <w:t>Step 5 — Save note</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commentRangeStart w:id="5"/>
      <w:ins w:id="6" w:author="mapla" w:date="2026-01-25T18:13:09Z">
        <w:r>
          <w:rPr>
            <w:color w:val="006400"/>
            <w:u w:val="single"/>
          </w:rPr>
          <w:t>The user saves the note to ensure that all changes are preserved. This step is intended to finalize the documentation process by securing the information within the system. It is triggered by the completion of formatting and results in the note being stored in the application. The handoff to the next step involves closing the Notes application.</w:t>
        </w:r>
      </w:ins>
      <w:commentRangeEnd w:id="5"/>
      <w:r>
        <w:commentReference w:id="5"/>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143250"/>
                    </a:xfrm>
                    <a:prstGeom prst="rect"/>
                  </pic:spPr>
                </pic:pic>
              </a:graphicData>
            </a:graphic>
          </wp:inline>
        </w:drawing>
      </w:r>
    </w:p>
    <w:p/>
    <w:p>
      <w:r>
        <w:rPr>
          <w:i/>
        </w:rPr>
        <w:t>→ Next: Step 6</w:t>
      </w:r>
    </w:p>
    <w:p/>
    <w:p>
      <w:pPr>
        <w:pStyle w:val="Heading2"/>
      </w:pPr>
      <w:r>
        <w:t>Step 6 — Close Notes app</w:t>
      </w:r>
    </w:p>
    <w:p>
      <w:r>
        <w:rPr>
          <w:b/>
        </w:rPr>
        <w:t xml:space="preserve">Role: </w:t>
      </w:r>
      <w:r>
        <w:t>TBD</w:t>
      </w:r>
      <w:r>
        <w:rPr>
          <w:i/>
        </w:rPr>
        <w:t xml:space="preserve"> (TBD)</w:t>
      </w:r>
    </w:p>
    <w:p>
      <w:r>
        <w:rPr>
          <w:b/>
        </w:rPr>
        <w:t xml:space="preserve">System: </w:t>
      </w:r>
      <w:r>
        <w:t>Notes</w:t>
      </w:r>
    </w:p>
    <w:p>
      <w:r>
        <w:rPr>
          <w:b/>
        </w:rPr>
        <w:t xml:space="preserve">Manual / Automated: </w:t>
      </w:r>
      <w:r>
        <w:t>Manual</w:t>
      </w:r>
    </w:p>
    <w:p/>
    <w:p>
      <w:r>
        <w:rPr>
          <w:b/>
        </w:rPr>
        <w:t>Description:</w:t>
      </w:r>
    </w:p>
    <w:p>
      <w:ins w:id="7" w:author="mapla" w:date="2026-01-25T18:13:09Z">
        <w:r>
          <w:rPr>
            <w:color w:val="006400"/>
            <w:u w:val="single"/>
          </w:rPr>
          <w:t>The user closes the Notes application to complete the process. This step is intended to conclude the session and ensure that the application is not left open unnecessarily. It is triggered by the successful saving of the note and results in the application being closed. There is no further handoff as this marks the end of the process.</w:t>
        </w:r>
      </w:ins>
    </w:p>
    <w:p>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43250"/>
                    </a:xfrm>
                    <a:prstGeom prst="rect"/>
                  </pic:spPr>
                </pic:pic>
              </a:graphicData>
            </a:graphic>
          </wp:inline>
        </w:drawing>
      </w:r>
    </w:p>
    <w:p/>
    <w:p>
      <w:pPr>
        <w:pStyle w:val="Heading1"/>
      </w:pPr>
      <w:r>
        <w:t>6. Records &amp; Documentation Requirements</w:t>
      </w:r>
    </w:p>
    <w:p>
      <w:commentRangeStart w:id="6"/>
      <w:r>
        <w:t>No specific end states defined.</w:t>
      </w:r>
      <w:commentRangeEnd w:id="6"/>
      <w:r>
        <w:commentReference w:id="6"/>
      </w:r>
    </w:p>
    <w:p>
      <w:pPr>
        <w:pStyle w:val="Heading1"/>
      </w:pPr>
      <w:r>
        <w:t>7. Appendix</w:t>
      </w:r>
    </w:p>
    <w:p>
      <w:r>
        <w:t>Additional materials and references:</w:t>
      </w:r>
    </w:p>
    <w:p/>
    <w:p>
      <w:commentRangeStart w:id="7"/>
      <w:r>
        <w:t>[Appendix materials will be added here]</w:t>
      </w:r>
      <w:commentRangeEnd w:id="7"/>
      <w:r>
        <w:commentReference w:id="7"/>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mapla" w:date="2026-01-25T18:13:09Z" w:initials="AI">
    <w:p>
      <w:r>
        <w:t>Role is TBD for steps 1, 2, 3, 4, 5, 6. Please specify the responsible person or team.</w:t>
      </w:r>
    </w:p>
  </w:comment>
  <w:comment w:id="1" w:author="mapla" w:date="2026-01-25T18:13:09Z" w:initials="AI">
    <w:p>
      <w:r>
        <w:t>The description mentions accessing the Notes application - is there a specific method or shortcut to open the app, or should the user navigate through the system menu?</w:t>
      </w:r>
    </w:p>
  </w:comment>
  <w:comment w:id="2" w:author="mapla" w:date="2026-01-25T18:13:09Z" w:initials="AI">
    <w:p>
      <w:r>
        <w:t>Role is marked TBD - who specifically performs this step?</w:t>
      </w:r>
    </w:p>
  </w:comment>
  <w:comment w:id="3" w:author="mapla" w:date="2026-01-25T18:13:09Z" w:initials="AI">
    <w:p>
      <w:r>
        <w:t>The description mentions copying text into the note - what specific format or structure should the text follow once copied? (e.g., bullet points, paragraphs, specific headings)</w:t>
      </w:r>
    </w:p>
  </w:comment>
  <w:comment w:id="4" w:author="mapla" w:date="2026-01-25T18:13:09Z" w:initials="AI">
    <w:p>
      <w:r>
        <w:t>📷 A screenshot of the Notes screen would help users visualize this step.</w:t>
      </w:r>
    </w:p>
  </w:comment>
  <w:comment w:id="5" w:author="mapla" w:date="2026-01-25T18:13:09Z" w:initials="AI">
    <w:p>
      <w:r>
        <w:t>The description mentions saving the note - what specific action or button should the user click within the Notes system to perform this save? (e.g., "Save" button, "Ctrl+S" shortcut)</w:t>
      </w:r>
    </w:p>
  </w:comment>
  <w:comment w:id="6" w:author="mapla" w:date="2026-01-25T18:13:09Z" w:initials="AI">
    <w:p>
      <w:r>
        <w:t>Please define the possible end states for this process (e.g., 'Request Approved', 'Request Rejected').</w:t>
      </w:r>
    </w:p>
  </w:comment>
  <w:comment w:id="7" w:author="mapla" w:date="2026-01-25T18:13:09Z" w:initials="AI">
    <w:p>
      <w:r>
        <w:t>Please add supporting materials: process flow diagrams, system screenshots, templates, examples, and training guides.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3B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E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