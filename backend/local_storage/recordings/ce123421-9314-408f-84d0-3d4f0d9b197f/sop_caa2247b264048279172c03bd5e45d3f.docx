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lens</w:t>
      </w:r>
    </w:p>
    <w:p>
      <w:pPr>
        <w:jc w:val="center"/>
      </w:pPr>
      <w:r>
        <w:rPr>
          <w:color w:val="3B4A6B"/>
          <w:sz w:val="36"/>
        </w:rPr>
        <w:t>Standard Operating Procedure</w:t>
      </w:r>
    </w:p>
    <w:p/>
    <w:tbl>
      <w:tblPr>
        <w:tblStyle w:val="TableGrid"/>
        <w:tblW w:type="auto" w:w="0"/>
        <w:tblLook w:firstColumn="1" w:firstRow="1" w:lastColumn="0" w:lastRow="0" w:noHBand="0" w:noVBand="1" w:val="04A0"/>
      </w:tblPr>
      <w:tblGrid>
        <w:gridCol w:w="4320"/>
        <w:gridCol w:w="4320"/>
      </w:tblGrid>
      <w:tr>
        <w:tc>
          <w:tcPr>
            <w:tcW w:type="dxa" w:w="4320"/>
          </w:tcPr>
          <w:p>
            <w:r>
              <w:rPr>
                <w:b/>
              </w:rPr>
              <w:t>SOP ID</w:t>
            </w:r>
          </w:p>
        </w:tc>
        <w:tc>
          <w:tcPr>
            <w:tcW w:type="dxa" w:w="4320"/>
          </w:tcPr>
          <w:p>
            <w:r>
              <w:t>eb9fd54f-47ae-42bc-a624-9d2e95a5a309</w:t>
            </w:r>
          </w:p>
        </w:tc>
      </w:tr>
      <w:tr>
        <w:tc>
          <w:tcPr>
            <w:tcW w:type="dxa" w:w="4320"/>
          </w:tcPr>
          <w:p>
            <w:r>
              <w:rPr>
                <w:b/>
              </w:rPr>
              <w:t>Process Level</w:t>
            </w:r>
          </w:p>
        </w:tc>
        <w:tc>
          <w:tcPr>
            <w:tcW w:type="dxa" w:w="4320"/>
          </w:tcPr>
          <w:p>
            <w:r>
              <w:t>L3</w:t>
            </w:r>
          </w:p>
        </w:tc>
      </w:tr>
      <w:tr>
        <w:tc>
          <w:tcPr>
            <w:tcW w:type="dxa" w:w="4320"/>
          </w:tcPr>
          <w:p>
            <w:r>
              <w:rPr>
                <w:b/>
              </w:rPr>
              <w:t>Process Hierarchy</w:t>
            </w:r>
          </w:p>
        </w:tc>
        <w:tc>
          <w:tcPr>
            <w:tcW w:type="dxa" w:w="4320"/>
          </w:tcPr>
          <w:p>
            <w:r>
              <w:t>Auto-created placeholder Level 0 → Auto-created placeholder Level 1 → Auto-created placeholder Level 2 → lens</w:t>
            </w:r>
          </w:p>
        </w:tc>
      </w:tr>
      <w:tr>
        <w:tc>
          <w:tcPr>
            <w:tcW w:type="dxa" w:w="4320"/>
          </w:tcPr>
          <w:p>
            <w:r>
              <w:rPr>
                <w:b/>
              </w:rPr>
              <w:t>Owner</w:t>
            </w:r>
          </w:p>
        </w:tc>
        <w:tc>
          <w:tcPr>
            <w:tcW w:type="dxa" w:w="4320"/>
          </w:tcPr>
          <w:p>
            <w:r>
              <w:t>Oskar-Emil Ipsen (oskaripsen@yahoo.dk)</w:t>
            </w:r>
          </w:p>
        </w:tc>
      </w:tr>
      <w:tr>
        <w:tc>
          <w:tcPr>
            <w:tcW w:type="dxa" w:w="4320"/>
          </w:tcPr>
          <w:p>
            <w:r>
              <w:rPr>
                <w:b/>
              </w:rPr>
              <w:t>Last Updated</w:t>
            </w:r>
          </w:p>
        </w:tc>
        <w:tc>
          <w:tcPr>
            <w:tcW w:type="dxa" w:w="4320"/>
          </w:tcPr>
          <w:p>
            <w:r>
              <w:t>2026-01-24</w:t>
            </w:r>
          </w:p>
        </w:tc>
      </w:tr>
    </w:tbl>
    <w:p>
      <w:r>
        <w:br w:type="page"/>
      </w:r>
    </w:p>
    <w:p>
      <w:pPr>
        <w:pStyle w:val="Heading1"/>
      </w:pPr>
      <w:r>
        <w:t>1. Purpose</w:t>
      </w:r>
    </w:p>
    <w:p>
      <w:ins w:id="1" w:author="mapla" w:date="2026-01-25T17:27:00Z">
        <w:r>
          <w:rPr>
            <w:color w:val="006400"/>
            <w:u w:val="single"/>
          </w:rPr>
          <w:t>The purpose of this process is to facilitate the creation, formatting, and saving of notes within the Notes app, ensuring that important information is accurately documented and easily retrievable. This process is performed to maintain organized and well-structured notes, which are essential for effective communication and record-keeping within the organization. Individuals who rely on these notes for reference or decision-making depend on the process being completed correctly. Successful completion results in a well-formatted, saved note that is ready for future access and use.</w:t>
        </w:r>
      </w:ins>
    </w:p>
    <w:p>
      <w:pPr>
        <w:pStyle w:val="Heading1"/>
      </w:pPr>
      <w:r>
        <w:t>2. Scope</w:t>
      </w:r>
    </w:p>
    <w:p>
      <w:r>
        <w:t>This SOP applies to the L3 process: lens</w:t>
      </w:r>
    </w:p>
    <w:p>
      <w:r>
        <w:t>Parent process (L2): Auto-created placeholder Level 2</w:t>
      </w:r>
    </w:p>
    <w:p>
      <w:r>
        <w:t>Parent process (L1): Auto-created placeholder Level 1</w:t>
      </w:r>
    </w:p>
    <w:p>
      <w:r>
        <w:t>Parent process (L0): Auto-created placeholder Level 0</w:t>
      </w:r>
    </w:p>
    <w:p>
      <w:pPr>
        <w:pStyle w:val="Heading1"/>
      </w:pPr>
      <w:r>
        <w:t>3. 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Steps Performed</w:t>
            </w:r>
          </w:p>
        </w:tc>
      </w:tr>
      <w:tr>
        <w:tc>
          <w:tcPr>
            <w:tcW w:type="dxa" w:w="4320"/>
          </w:tcPr>
          <w:p>
            <w:commentRangeStart w:id="0"/>
            <w:r>
              <w:t>TBD</w:t>
            </w:r>
            <w:commentRangeEnd w:id="0"/>
            <w:r>
              <w:commentReference w:id="0"/>
            </w:r>
          </w:p>
        </w:tc>
        <w:tc>
          <w:tcPr>
            <w:tcW w:type="dxa" w:w="4320"/>
          </w:tcPr>
          <w:p>
            <w:r>
              <w:t>1, 2, 3, 4, 5, 6</w:t>
            </w:r>
          </w:p>
        </w:tc>
      </w:tr>
    </w:tbl>
    <w:p>
      <w:pPr>
        <w:pStyle w:val="Heading1"/>
      </w:pPr>
      <w:r>
        <w:t>4. Systems Used</w:t>
      </w:r>
    </w:p>
    <w:tbl>
      <w:tblPr>
        <w:tblStyle w:val="TableGrid"/>
        <w:tblW w:type="auto" w:w="0"/>
        <w:tblLook w:firstColumn="1" w:firstRow="1" w:lastColumn="0" w:lastRow="0" w:noHBand="0" w:noVBand="1" w:val="04A0"/>
      </w:tblPr>
      <w:tblGrid>
        <w:gridCol w:w="4320"/>
        <w:gridCol w:w="4320"/>
      </w:tblGrid>
      <w:tr>
        <w:tc>
          <w:tcPr>
            <w:tcW w:type="dxa" w:w="4320"/>
          </w:tcPr>
          <w:p>
            <w:r>
              <w:rPr>
                <w:b/>
              </w:rPr>
              <w:t>System</w:t>
            </w:r>
          </w:p>
        </w:tc>
        <w:tc>
          <w:tcPr>
            <w:tcW w:type="dxa" w:w="4320"/>
          </w:tcPr>
          <w:p>
            <w:r>
              <w:rPr>
                <w:b/>
              </w:rPr>
              <w:t>Used In Steps</w:t>
            </w:r>
          </w:p>
        </w:tc>
      </w:tr>
      <w:tr>
        <w:tc>
          <w:tcPr>
            <w:tcW w:type="dxa" w:w="4320"/>
          </w:tcPr>
          <w:p>
            <w:r>
              <w:t>Notes</w:t>
            </w:r>
          </w:p>
        </w:tc>
        <w:tc>
          <w:tcPr>
            <w:tcW w:type="dxa" w:w="4320"/>
          </w:tcPr>
          <w:p>
            <w:r>
              <w:t>1, 2, 3, 4, 5, 6</w:t>
            </w:r>
          </w:p>
        </w:tc>
      </w:tr>
    </w:tbl>
    <w:p>
      <w:pPr>
        <w:pStyle w:val="Heading1"/>
      </w:pPr>
      <w:r>
        <w:t>5. Detailed Procedure</w:t>
      </w:r>
    </w:p>
    <w:p>
      <w:r>
        <w:t>The following steps describe the end-to-end workflow.</w:t>
      </w:r>
    </w:p>
    <w:p/>
    <w:p>
      <w:pPr>
        <w:pStyle w:val="Heading2"/>
      </w:pPr>
      <w:r>
        <w:t>Step 1 — Open Notes app</w:t>
      </w:r>
    </w:p>
    <w:p>
      <w:r>
        <w:rPr>
          <w:b/>
        </w:rPr>
        <w:t xml:space="preserve">Role: </w:t>
      </w:r>
      <w:r>
        <w:t>TBD</w:t>
      </w:r>
      <w:r>
        <w:rPr>
          <w:i/>
        </w:rPr>
        <w:t xml:space="preserve"> (TBD)</w:t>
      </w:r>
    </w:p>
    <w:p>
      <w:r>
        <w:rPr>
          <w:b/>
        </w:rPr>
        <w:t xml:space="preserve">System: </w:t>
      </w:r>
      <w:r>
        <w:t>Notes</w:t>
      </w:r>
    </w:p>
    <w:p>
      <w:r>
        <w:rPr>
          <w:b/>
        </w:rPr>
        <w:t xml:space="preserve">Manual / Automated: </w:t>
      </w:r>
      <w:r>
        <w:t>Manual</w:t>
      </w:r>
    </w:p>
    <w:p/>
    <w:p>
      <w:r>
        <w:rPr>
          <w:b/>
        </w:rPr>
        <w:t>Description:</w:t>
      </w:r>
    </w:p>
    <w:p>
      <w:commentRangeStart w:id="3"/>
      <w:commentRangeStart w:id="2"/>
      <w:commentRangeStart w:id="1"/>
      <w:ins w:id="2" w:author="mapla" w:date="2026-01-25T17:27:00Z">
        <w:r>
          <w:rPr>
            <w:color w:val="006400"/>
            <w:u w:val="single"/>
          </w:rPr>
          <w:t>The process begins with the user accessing the Notes application. This step is initiated when there is a need to document information or ideas. The purpose is to prepare the application for note creation, ensuring that the user is ready to input new content. Once the application is open, the process moves to creating a new note.</w:t>
        </w:r>
      </w:ins>
      <w:commentRangeEnd w:id="1"/>
      <w:r>
        <w:commentReference w:id="1"/>
      </w:r>
      <w:commentRangeEnd w:id="2"/>
      <w:r>
        <w:commentReference w:id="2"/>
      </w:r>
      <w:commentRangeEnd w:id="3"/>
      <w:r>
        <w:commentReference w:id="3"/>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143250"/>
                    </a:xfrm>
                    <a:prstGeom prst="rect"/>
                  </pic:spPr>
                </pic:pic>
              </a:graphicData>
            </a:graphic>
          </wp:inline>
        </w:drawing>
      </w:r>
    </w:p>
    <w:p/>
    <w:p>
      <w:r>
        <w:rPr>
          <w:i/>
        </w:rPr>
        <w:t>→ Next: Step 2</w:t>
      </w:r>
    </w:p>
    <w:p/>
    <w:p>
      <w:pPr>
        <w:pStyle w:val="Heading2"/>
      </w:pPr>
      <w:r>
        <w:t>Step 2 — Create new note</w:t>
      </w:r>
    </w:p>
    <w:p>
      <w:r>
        <w:rPr>
          <w:b/>
        </w:rPr>
        <w:t xml:space="preserve">Role: </w:t>
      </w:r>
      <w:r>
        <w:t>TBD</w:t>
      </w:r>
      <w:r>
        <w:rPr>
          <w:i/>
        </w:rPr>
        <w:t xml:space="preserve"> (TBD)</w:t>
      </w:r>
    </w:p>
    <w:p>
      <w:r>
        <w:rPr>
          <w:b/>
        </w:rPr>
        <w:t xml:space="preserve">System: </w:t>
      </w:r>
      <w:r>
        <w:t>Notes</w:t>
      </w:r>
    </w:p>
    <w:p>
      <w:r>
        <w:rPr>
          <w:b/>
        </w:rPr>
        <w:t xml:space="preserve">Manual / Automated: </w:t>
      </w:r>
      <w:r>
        <w:t>Manual</w:t>
      </w:r>
    </w:p>
    <w:p/>
    <w:p>
      <w:r>
        <w:rPr>
          <w:b/>
        </w:rPr>
        <w:t>Description:</w:t>
      </w:r>
    </w:p>
    <w:p>
      <w:ins w:id="3" w:author="mapla" w:date="2026-01-25T17:27:00Z">
        <w:r>
          <w:rPr>
            <w:color w:val="006400"/>
            <w:u w:val="single"/>
          </w:rPr>
          <w:t>In this step, the user initiates the creation of a new note within the Notes application. This action is triggered by the user's need to document specific information. The intent is to provide a blank canvas for content entry. Upon creation, the user proceeds to write content in the note.</w:t>
        </w:r>
      </w:ins>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143250"/>
                    </a:xfrm>
                    <a:prstGeom prst="rect"/>
                  </pic:spPr>
                </pic:pic>
              </a:graphicData>
            </a:graphic>
          </wp:inline>
        </w:drawing>
      </w:r>
    </w:p>
    <w:p/>
    <w:p>
      <w:r>
        <w:rPr>
          <w:i/>
        </w:rPr>
        <w:t>→ Next: Step 3</w:t>
      </w:r>
    </w:p>
    <w:p/>
    <w:p>
      <w:pPr>
        <w:pStyle w:val="Heading2"/>
      </w:pPr>
      <w:r>
        <w:t>Step 3 — Write content in note</w:t>
      </w:r>
    </w:p>
    <w:p>
      <w:r>
        <w:rPr>
          <w:b/>
        </w:rPr>
        <w:t xml:space="preserve">Role: </w:t>
      </w:r>
      <w:r>
        <w:t>TBD</w:t>
      </w:r>
      <w:r>
        <w:rPr>
          <w:i/>
        </w:rPr>
        <w:t xml:space="preserve"> (TBD)</w:t>
      </w:r>
    </w:p>
    <w:p>
      <w:r>
        <w:rPr>
          <w:b/>
        </w:rPr>
        <w:t xml:space="preserve">System: </w:t>
      </w:r>
      <w:r>
        <w:t>Notes</w:t>
      </w:r>
    </w:p>
    <w:p>
      <w:r>
        <w:rPr>
          <w:b/>
        </w:rPr>
        <w:t xml:space="preserve">Manual / Automated: </w:t>
      </w:r>
      <w:r>
        <w:t>Manual</w:t>
      </w:r>
    </w:p>
    <w:p/>
    <w:p>
      <w:r>
        <w:rPr>
          <w:b/>
        </w:rPr>
        <w:t>Description:</w:t>
      </w:r>
    </w:p>
    <w:p>
      <w:commentRangeStart w:id="4"/>
      <w:ins w:id="4" w:author="mapla" w:date="2026-01-25T17:27:00Z">
        <w:r>
          <w:rPr>
            <w:color w:val="006400"/>
            <w:u w:val="single"/>
          </w:rPr>
          <w:t>The user enters the necessary content into the newly created note. This step is driven by the need to capture relevant information accurately. The purpose is to ensure that all required details are documented. After content entry, the process advances to formatting the note.</w:t>
        </w:r>
      </w:ins>
      <w:commentRangeEnd w:id="4"/>
      <w:r>
        <w:commentReference w:id="4"/>
      </w:r>
    </w:p>
    <w:p>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143250"/>
                    </a:xfrm>
                    <a:prstGeom prst="rect"/>
                  </pic:spPr>
                </pic:pic>
              </a:graphicData>
            </a:graphic>
          </wp:inline>
        </w:drawing>
      </w:r>
    </w:p>
    <w:p/>
    <w:p>
      <w:r>
        <w:rPr>
          <w:i/>
        </w:rPr>
        <w:t>→ Next: Step 4</w:t>
      </w:r>
    </w:p>
    <w:p/>
    <w:p>
      <w:pPr>
        <w:pStyle w:val="Heading2"/>
      </w:pPr>
      <w:r>
        <w:t>Step 4 — Format note</w:t>
      </w:r>
    </w:p>
    <w:p>
      <w:r>
        <w:rPr>
          <w:b/>
        </w:rPr>
        <w:t xml:space="preserve">Role: </w:t>
      </w:r>
      <w:r>
        <w:t>TBD</w:t>
      </w:r>
      <w:r>
        <w:rPr>
          <w:i/>
        </w:rPr>
        <w:t xml:space="preserve"> (TBD)</w:t>
      </w:r>
    </w:p>
    <w:p>
      <w:r>
        <w:rPr>
          <w:b/>
        </w:rPr>
        <w:t xml:space="preserve">System: </w:t>
      </w:r>
      <w:r>
        <w:t>Notes</w:t>
      </w:r>
    </w:p>
    <w:p>
      <w:r>
        <w:rPr>
          <w:b/>
        </w:rPr>
        <w:t xml:space="preserve">Manual / Automated: </w:t>
      </w:r>
      <w:r>
        <w:t>Manual</w:t>
      </w:r>
    </w:p>
    <w:p/>
    <w:p>
      <w:r>
        <w:rPr>
          <w:b/>
        </w:rPr>
        <w:t>Description:</w:t>
      </w:r>
    </w:p>
    <w:p>
      <w:commentRangeStart w:id="6"/>
      <w:commentRangeStart w:id="5"/>
      <w:ins w:id="5" w:author="mapla" w:date="2026-01-25T17:27:00Z">
        <w:r>
          <w:rPr>
            <w:color w:val="006400"/>
            <w:u w:val="single"/>
          </w:rPr>
          <w:t>The user formats the note to enhance readability and organization. This step is initiated after content entry and aims to structure the information clearly. Formatting may include adjusting text styles or organizing sections. Once formatting is complete, the note is ready to be saved.</w:t>
        </w:r>
      </w:ins>
      <w:commentRangeEnd w:id="5"/>
      <w:r>
        <w:commentReference w:id="5"/>
      </w:r>
      <w:commentRangeEnd w:id="6"/>
      <w:r>
        <w:commentReference w:id="6"/>
      </w:r>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143250"/>
                    </a:xfrm>
                    <a:prstGeom prst="rect"/>
                  </pic:spPr>
                </pic:pic>
              </a:graphicData>
            </a:graphic>
          </wp:inline>
        </w:drawing>
      </w:r>
    </w:p>
    <w:p/>
    <w:p>
      <w:r>
        <w:rPr>
          <w:i/>
        </w:rPr>
        <w:t>→ Next: Step 5</w:t>
      </w:r>
    </w:p>
    <w:p/>
    <w:p>
      <w:pPr>
        <w:pStyle w:val="Heading2"/>
      </w:pPr>
      <w:r>
        <w:t>Step 5 — Save note</w:t>
      </w:r>
    </w:p>
    <w:p>
      <w:r>
        <w:rPr>
          <w:b/>
        </w:rPr>
        <w:t xml:space="preserve">Role: </w:t>
      </w:r>
      <w:r>
        <w:t>TBD</w:t>
      </w:r>
      <w:r>
        <w:rPr>
          <w:i/>
        </w:rPr>
        <w:t xml:space="preserve"> (TBD)</w:t>
      </w:r>
    </w:p>
    <w:p>
      <w:r>
        <w:rPr>
          <w:b/>
        </w:rPr>
        <w:t xml:space="preserve">System: </w:t>
      </w:r>
      <w:r>
        <w:t>Notes</w:t>
      </w:r>
    </w:p>
    <w:p>
      <w:r>
        <w:rPr>
          <w:b/>
        </w:rPr>
        <w:t xml:space="preserve">Manual / Automated: </w:t>
      </w:r>
      <w:r>
        <w:t>Manual</w:t>
      </w:r>
    </w:p>
    <w:p/>
    <w:p>
      <w:r>
        <w:rPr>
          <w:b/>
        </w:rPr>
        <w:t>Description:</w:t>
      </w:r>
    </w:p>
    <w:p>
      <w:commentRangeStart w:id="7"/>
      <w:ins w:id="6" w:author="mapla" w:date="2026-01-25T17:27:00Z">
        <w:r>
          <w:rPr>
            <w:color w:val="006400"/>
            <w:u w:val="single"/>
          </w:rPr>
          <w:t>The user saves the formatted note to ensure that all content and changes are securely stored. This step is crucial for preserving the information and is triggered after formatting is finalized. Saving the note prepares it for future retrieval or sharing. The process then concludes with closing the Notes application.</w:t>
        </w:r>
      </w:ins>
      <w:commentRangeEnd w:id="7"/>
      <w:r>
        <w:commentReference w:id="7"/>
      </w:r>
    </w:p>
    <w:p>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143250"/>
                    </a:xfrm>
                    <a:prstGeom prst="rect"/>
                  </pic:spPr>
                </pic:pic>
              </a:graphicData>
            </a:graphic>
          </wp:inline>
        </w:drawing>
      </w:r>
    </w:p>
    <w:p/>
    <w:p>
      <w:r>
        <w:rPr>
          <w:i/>
        </w:rPr>
        <w:t>→ Next: Step 6</w:t>
      </w:r>
    </w:p>
    <w:p/>
    <w:p>
      <w:pPr>
        <w:pStyle w:val="Heading2"/>
      </w:pPr>
      <w:r>
        <w:t>Step 6 — Close Notes app</w:t>
      </w:r>
    </w:p>
    <w:p>
      <w:r>
        <w:rPr>
          <w:b/>
        </w:rPr>
        <w:t xml:space="preserve">Role: </w:t>
      </w:r>
      <w:r>
        <w:t>TBD</w:t>
      </w:r>
      <w:r>
        <w:rPr>
          <w:i/>
        </w:rPr>
        <w:t xml:space="preserve"> (TBD)</w:t>
      </w:r>
    </w:p>
    <w:p>
      <w:r>
        <w:rPr>
          <w:b/>
        </w:rPr>
        <w:t xml:space="preserve">System: </w:t>
      </w:r>
      <w:r>
        <w:t>Notes</w:t>
      </w:r>
    </w:p>
    <w:p>
      <w:r>
        <w:rPr>
          <w:b/>
        </w:rPr>
        <w:t xml:space="preserve">Manual / Automated: </w:t>
      </w:r>
      <w:r>
        <w:t>Manual</w:t>
      </w:r>
    </w:p>
    <w:p/>
    <w:p>
      <w:r>
        <w:rPr>
          <w:b/>
        </w:rPr>
        <w:t>Description:</w:t>
      </w:r>
    </w:p>
    <w:p>
      <w:ins w:id="7" w:author="mapla" w:date="2026-01-25T17:27:00Z">
        <w:r>
          <w:rPr>
            <w:color w:val="006400"/>
            <w:u w:val="single"/>
          </w:rPr>
          <w:t>The user closes the Notes application, marking the end of the note-taking process. This step is triggered once the note is saved and ensures that the application is properly exited. Closing the application finalizes the process and prepares the system for future use.</w:t>
        </w:r>
      </w:ins>
    </w:p>
    <w:p>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143250"/>
                    </a:xfrm>
                    <a:prstGeom prst="rect"/>
                  </pic:spPr>
                </pic:pic>
              </a:graphicData>
            </a:graphic>
          </wp:inline>
        </w:drawing>
      </w:r>
    </w:p>
    <w:p/>
    <w:p>
      <w:pPr>
        <w:pStyle w:val="Heading1"/>
      </w:pPr>
      <w:r>
        <w:t>6. Records &amp; Documentation Requirements</w:t>
      </w:r>
    </w:p>
    <w:p>
      <w:commentRangeStart w:id="8"/>
      <w:r>
        <w:t>No specific end states defined.</w:t>
      </w:r>
      <w:commentRangeEnd w:id="8"/>
      <w:r>
        <w:commentReference w:id="8"/>
      </w:r>
    </w:p>
    <w:p>
      <w:pPr>
        <w:pStyle w:val="Heading1"/>
      </w:pPr>
      <w:r>
        <w:t>7. Appendix</w:t>
      </w:r>
    </w:p>
    <w:p>
      <w:r>
        <w:t>Additional materials and references:</w:t>
      </w:r>
    </w:p>
    <w:p/>
    <w:p>
      <w:commentRangeStart w:id="9"/>
      <w:r>
        <w:t>[Appendix materials will be added here]</w:t>
      </w:r>
      <w:commentRangeEnd w:id="9"/>
      <w:r>
        <w:commentReference w:id="9"/>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mapla" w:date="2026-01-25T17:27:00Z" w:initials="AI">
    <w:p>
      <w:r>
        <w:t>Role is TBD for steps 1, 2, 3, 4, 5, 6. Please specify the responsible person or team.</w:t>
      </w:r>
    </w:p>
  </w:comment>
  <w:comment w:id="1" w:author="mapla" w:date="2026-01-25T17:27:00Z" w:initials="AI">
    <w:p>
      <w:r>
        <w:t>The description mentions opening the Notes app — is there a specific method or shortcut preferred for accessing the application?</w:t>
      </w:r>
    </w:p>
  </w:comment>
  <w:comment w:id="2" w:author="mapla" w:date="2026-01-25T17:27:00Z" w:initials="AI">
    <w:p>
      <w:r>
        <w:t>The description mentions opening the Notes app - is there a specific device or operating system that should be used for this step (e.g., iOS, Android, macOS), or are there any specific access credentials required?</w:t>
      </w:r>
    </w:p>
  </w:comment>
  <w:comment w:id="3" w:author="mapla" w:date="2026-01-25T17:27:00Z" w:initials="AI">
    <w:p>
      <w:r>
        <w:t>Role is marked TBD - who specifically performs this step?</w:t>
      </w:r>
    </w:p>
  </w:comment>
  <w:comment w:id="4" w:author="mapla" w:date="2026-01-25T17:27:00Z" w:initials="AI">
    <w:p>
      <w:r>
        <w:t>The description mentions entering necessary content into the note - what specific types of content or details are required to be included? (e.g., client information, project details, deadlines)</w:t>
      </w:r>
    </w:p>
  </w:comment>
  <w:comment w:id="5" w:author="mapla" w:date="2026-01-25T17:27:00Z" w:initials="AI">
    <w:p>
      <w:r>
        <w:t>The description references formatting the note — are there specific formatting guidelines or templates that should be followed?</w:t>
      </w:r>
    </w:p>
  </w:comment>
  <w:comment w:id="6" w:author="mapla" w:date="2026-01-25T17:27:00Z" w:initials="AI">
    <w:p>
      <w:r>
        <w:t>📷 A screenshot of the Notes screen would help users visualize this step.</w:t>
      </w:r>
    </w:p>
  </w:comment>
  <w:comment w:id="7" w:author="mapla" w:date="2026-01-25T17:27:00Z" w:initials="AI">
    <w:p>
      <w:r>
        <w:t>The description mentions saving the note - what specific steps or options within the Notes system should the user follow to save the note correctly? (e.g., clicking a save icon, using a keyboard shortcut, selecting a menu option)</w:t>
      </w:r>
    </w:p>
  </w:comment>
  <w:comment w:id="8" w:author="mapla" w:date="2026-01-25T17:27:00Z" w:initials="AI">
    <w:p>
      <w:r>
        <w:t>Please define the possible end states for this process (e.g., 'Request Approved', 'Request Rejected').</w:t>
      </w:r>
    </w:p>
  </w:comment>
  <w:comment w:id="9" w:author="mapla" w:date="2026-01-25T17:27:00Z" w:initials="AI">
    <w:p>
      <w:r>
        <w:t>Please add supporting materials: process flow diagrams, system screenshots, templates, examples, and training guides.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3B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E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