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lens</w:t>
      </w:r>
    </w:p>
    <w:p>
      <w:pPr>
        <w:jc w:val="center"/>
      </w:pPr>
      <w:r>
        <w:rPr>
          <w:color w:val="3B4A6B"/>
          <w:sz w:val="36"/>
        </w:rPr>
        <w:t>Standard Operating Procedure</w:t>
      </w:r>
    </w:p>
    <w:p/>
    <w:tbl>
      <w:tblPr>
        <w:tblStyle w:val="TableGrid"/>
        <w:tblW w:type="auto" w:w="0"/>
        <w:tblLook w:firstColumn="1" w:firstRow="1" w:lastColumn="0" w:lastRow="0" w:noHBand="0" w:noVBand="1" w:val="04A0"/>
      </w:tblPr>
      <w:tblGrid>
        <w:gridCol w:w="4320"/>
        <w:gridCol w:w="4320"/>
      </w:tblGrid>
      <w:tr>
        <w:tc>
          <w:tcPr>
            <w:tcW w:type="dxa" w:w="4320"/>
          </w:tcPr>
          <w:p>
            <w:r>
              <w:rPr>
                <w:b/>
              </w:rPr>
              <w:t>SOP ID</w:t>
            </w:r>
          </w:p>
        </w:tc>
        <w:tc>
          <w:tcPr>
            <w:tcW w:type="dxa" w:w="4320"/>
          </w:tcPr>
          <w:p>
            <w:r>
              <w:t>eb9fd54f-47ae-42bc-a624-9d2e95a5a309</w:t>
            </w:r>
          </w:p>
        </w:tc>
      </w:tr>
      <w:tr>
        <w:tc>
          <w:tcPr>
            <w:tcW w:type="dxa" w:w="4320"/>
          </w:tcPr>
          <w:p>
            <w:r>
              <w:rPr>
                <w:b/>
              </w:rPr>
              <w:t>Process Level</w:t>
            </w:r>
          </w:p>
        </w:tc>
        <w:tc>
          <w:tcPr>
            <w:tcW w:type="dxa" w:w="4320"/>
          </w:tcPr>
          <w:p>
            <w:r>
              <w:t>L3</w:t>
            </w:r>
          </w:p>
        </w:tc>
      </w:tr>
      <w:tr>
        <w:tc>
          <w:tcPr>
            <w:tcW w:type="dxa" w:w="4320"/>
          </w:tcPr>
          <w:p>
            <w:r>
              <w:rPr>
                <w:b/>
              </w:rPr>
              <w:t>Process Hierarchy</w:t>
            </w:r>
          </w:p>
        </w:tc>
        <w:tc>
          <w:tcPr>
            <w:tcW w:type="dxa" w:w="4320"/>
          </w:tcPr>
          <w:p>
            <w:r>
              <w:t>Auto-created placeholder Level 0 → Auto-created placeholder Level 1 → Auto-created placeholder Level 2 → lens</w:t>
            </w:r>
          </w:p>
        </w:tc>
      </w:tr>
      <w:tr>
        <w:tc>
          <w:tcPr>
            <w:tcW w:type="dxa" w:w="4320"/>
          </w:tcPr>
          <w:p>
            <w:r>
              <w:rPr>
                <w:b/>
              </w:rPr>
              <w:t>Owner</w:t>
            </w:r>
          </w:p>
        </w:tc>
        <w:tc>
          <w:tcPr>
            <w:tcW w:type="dxa" w:w="4320"/>
          </w:tcPr>
          <w:p>
            <w:r>
              <w:t>Oskar-Emil Ipsen (oskaripsen@yahoo.dk)</w:t>
            </w:r>
          </w:p>
        </w:tc>
      </w:tr>
      <w:tr>
        <w:tc>
          <w:tcPr>
            <w:tcW w:type="dxa" w:w="4320"/>
          </w:tcPr>
          <w:p>
            <w:r>
              <w:rPr>
                <w:b/>
              </w:rPr>
              <w:t>Last Updated</w:t>
            </w:r>
          </w:p>
        </w:tc>
        <w:tc>
          <w:tcPr>
            <w:tcW w:type="dxa" w:w="4320"/>
          </w:tcPr>
          <w:p>
            <w:r>
              <w:t>2026-01-24</w:t>
            </w:r>
          </w:p>
        </w:tc>
      </w:tr>
    </w:tbl>
    <w:p>
      <w:r>
        <w:br w:type="page"/>
      </w:r>
    </w:p>
    <w:p>
      <w:pPr>
        <w:pStyle w:val="Heading1"/>
      </w:pPr>
      <w:r>
        <w:t>1. Purpose</w:t>
      </w:r>
    </w:p>
    <w:p>
      <w:ins w:id="1" w:author="mapla" w:date="2026-01-25T17:14:54Z">
        <w:r>
          <w:rPr>
            <w:color w:val="006400"/>
            <w:u w:val="single"/>
          </w:rPr>
          <w:t>The purpose of this process is to facilitate the accurate updating and management of information within a specific application by guiding users through a series of steps to access, review, and edit data. This process is essential for maintaining up-to-date and accurate records, which supports decision-making and operational efficiency within the organization. Stakeholders who rely on the integrity of this information, such as data analysts and department managers, depend on the process being executed correctly. Successful completion results in the updated information being saved accurately, ensuring the data remains reliable and current for all users.</w:t>
        </w:r>
      </w:ins>
    </w:p>
    <w:p>
      <w:pPr>
        <w:pStyle w:val="Heading1"/>
      </w:pPr>
      <w:r>
        <w:t>2. Scope</w:t>
      </w:r>
    </w:p>
    <w:p>
      <w:r>
        <w:t>This SOP applies to the L3 process: lens</w:t>
      </w:r>
    </w:p>
    <w:p>
      <w:r>
        <w:t>Parent process (L2): Auto-created placeholder Level 2</w:t>
      </w:r>
    </w:p>
    <w:p>
      <w:r>
        <w:t>Parent process (L1): Auto-created placeholder Level 1</w:t>
      </w:r>
    </w:p>
    <w:p>
      <w:r>
        <w:t>Parent process (L0): Auto-created placeholder Level 0</w:t>
      </w:r>
    </w:p>
    <w:p>
      <w:pPr>
        <w:pStyle w:val="Heading1"/>
      </w:pPr>
      <w:r>
        <w:t>3. 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Steps Performed</w:t>
            </w:r>
          </w:p>
        </w:tc>
      </w:tr>
      <w:tr>
        <w:tc>
          <w:tcPr>
            <w:tcW w:type="dxa" w:w="4320"/>
          </w:tcPr>
          <w:p>
            <w:commentRangeStart w:id="0"/>
            <w:r>
              <w:t>TBD</w:t>
            </w:r>
            <w:commentRangeEnd w:id="0"/>
            <w:r>
              <w:commentReference w:id="0"/>
            </w:r>
          </w:p>
        </w:tc>
        <w:tc>
          <w:tcPr>
            <w:tcW w:type="dxa" w:w="4320"/>
          </w:tcPr>
          <w:p>
            <w:r>
              <w:t>1, 2, 3, 4, 5, 6</w:t>
            </w:r>
          </w:p>
        </w:tc>
      </w:tr>
    </w:tbl>
    <w:p>
      <w:pPr>
        <w:pStyle w:val="Heading1"/>
      </w:pPr>
      <w:r>
        <w:t>4. Systems Used</w:t>
      </w:r>
    </w:p>
    <w:tbl>
      <w:tblPr>
        <w:tblStyle w:val="TableGrid"/>
        <w:tblW w:type="auto" w:w="0"/>
        <w:tblLook w:firstColumn="1" w:firstRow="1" w:lastColumn="0" w:lastRow="0" w:noHBand="0" w:noVBand="1" w:val="04A0"/>
      </w:tblPr>
      <w:tblGrid>
        <w:gridCol w:w="4320"/>
        <w:gridCol w:w="4320"/>
      </w:tblGrid>
      <w:tr>
        <w:tc>
          <w:tcPr>
            <w:tcW w:type="dxa" w:w="4320"/>
          </w:tcPr>
          <w:p>
            <w:r>
              <w:rPr>
                <w:b/>
              </w:rPr>
              <w:t>System</w:t>
            </w:r>
          </w:p>
        </w:tc>
        <w:tc>
          <w:tcPr>
            <w:tcW w:type="dxa" w:w="4320"/>
          </w:tcPr>
          <w:p>
            <w:r>
              <w:rPr>
                <w:b/>
              </w:rPr>
              <w:t>Used In Steps</w:t>
            </w:r>
          </w:p>
        </w:tc>
      </w:tr>
      <w:tr>
        <w:tc>
          <w:tcPr>
            <w:tcW w:type="dxa" w:w="4320"/>
          </w:tcPr>
          <w:p>
            <w:commentRangeStart w:id="1"/>
            <w:r>
              <w:t>TBD</w:t>
            </w:r>
            <w:commentRangeEnd w:id="1"/>
            <w:r>
              <w:commentReference w:id="1"/>
            </w:r>
          </w:p>
        </w:tc>
        <w:tc>
          <w:tcPr>
            <w:tcW w:type="dxa" w:w="4320"/>
          </w:tcPr>
          <w:p>
            <w:r>
              <w:t>1, 2, 3, 4, 5, 6</w:t>
            </w:r>
          </w:p>
        </w:tc>
      </w:tr>
    </w:tbl>
    <w:p>
      <w:pPr>
        <w:pStyle w:val="Heading1"/>
      </w:pPr>
      <w:r>
        <w:t>5. Detailed Procedure</w:t>
      </w:r>
    </w:p>
    <w:p>
      <w:r>
        <w:t>The following steps describe the end-to-end workflow.</w:t>
      </w:r>
    </w:p>
    <w:p/>
    <w:p>
      <w:pPr>
        <w:pStyle w:val="Heading2"/>
      </w:pPr>
      <w:r>
        <w:t>Step 1 — Open Application</w:t>
      </w:r>
    </w:p>
    <w:p>
      <w:r>
        <w:rPr>
          <w:b/>
        </w:rPr>
        <w:t xml:space="preserve">Role: </w:t>
      </w:r>
      <w:r>
        <w:t>TBD</w:t>
      </w:r>
      <w:r>
        <w:rPr>
          <w:i/>
        </w:rPr>
        <w:t xml:space="preserve"> (TBD)</w:t>
      </w:r>
    </w:p>
    <w:p>
      <w:commentRangeStart w:id="2"/>
      <w:r>
        <w:rPr>
          <w:b/>
        </w:rPr>
        <w:t xml:space="preserve">System: </w:t>
      </w:r>
      <w:r>
        <w:t>TBD</w:t>
      </w:r>
      <w:commentRangeEnd w:id="2"/>
      <w:r>
        <w:commentReference w:id="2"/>
      </w:r>
    </w:p>
    <w:p>
      <w:r>
        <w:rPr>
          <w:b/>
        </w:rPr>
        <w:t xml:space="preserve">Manual / Automated: </w:t>
      </w:r>
      <w:r>
        <w:t>Unknown</w:t>
      </w:r>
    </w:p>
    <w:p/>
    <w:p>
      <w:r>
        <w:rPr>
          <w:b/>
        </w:rPr>
        <w:t>Description:</w:t>
      </w:r>
    </w:p>
    <w:p>
      <w:commentRangeStart w:id="5"/>
      <w:commentRangeStart w:id="4"/>
      <w:commentRangeStart w:id="3"/>
      <w:ins w:id="2" w:author="mapla" w:date="2026-01-25T17:14:54Z">
        <w:r>
          <w:rPr>
            <w:color w:val="006400"/>
            <w:u w:val="single"/>
          </w:rPr>
          <w:t>The process begins with opening the application, which serves as the entry point for accessing the system's functionalities. This step is triggered when a user needs to perform tasks within the application, and it produces an active session ready for navigation. The handoff to the next step involves the user being prepared to locate the relevant section within the application.</w:t>
        </w:r>
      </w:ins>
      <w:commentRangeEnd w:id="3"/>
      <w:r>
        <w:commentReference w:id="3"/>
      </w:r>
      <w:commentRangeEnd w:id="4"/>
      <w:r>
        <w:commentReference w:id="4"/>
      </w:r>
      <w:commentRangeEnd w:id="5"/>
      <w:r>
        <w:commentReference w:id="5"/>
      </w:r>
    </w:p>
    <w:p>
      <w:commentRangeStart w:id="6"/>
      <w:r>
        <w:t>[Screenshot unavailable]</w:t>
      </w:r>
      <w:commentRangeEnd w:id="6"/>
      <w:r>
        <w:commentReference w:id="6"/>
      </w:r>
    </w:p>
    <w:p/>
    <w:p>
      <w:r>
        <w:rPr>
          <w:i/>
        </w:rPr>
        <w:t>→ Next: Step 2</w:t>
      </w:r>
    </w:p>
    <w:p/>
    <w:p>
      <w:pPr>
        <w:pStyle w:val="Heading2"/>
      </w:pPr>
      <w:r>
        <w:t>Step 2 — Navigate to Section</w:t>
      </w:r>
    </w:p>
    <w:p>
      <w:r>
        <w:rPr>
          <w:b/>
        </w:rPr>
        <w:t xml:space="preserve">Role: </w:t>
      </w:r>
      <w:r>
        <w:t>TBD</w:t>
      </w:r>
      <w:r>
        <w:rPr>
          <w:i/>
        </w:rPr>
        <w:t xml:space="preserve"> (TBD)</w:t>
      </w:r>
    </w:p>
    <w:p>
      <w:commentRangeStart w:id="7"/>
      <w:r>
        <w:rPr>
          <w:b/>
        </w:rPr>
        <w:t xml:space="preserve">System: </w:t>
      </w:r>
      <w:r>
        <w:t>TBD</w:t>
      </w:r>
      <w:commentRangeEnd w:id="7"/>
      <w:r>
        <w:commentReference w:id="7"/>
      </w:r>
    </w:p>
    <w:p>
      <w:r>
        <w:rPr>
          <w:b/>
        </w:rPr>
        <w:t xml:space="preserve">Manual / Automated: </w:t>
      </w:r>
      <w:r>
        <w:t>Unknown</w:t>
      </w:r>
    </w:p>
    <w:p/>
    <w:p>
      <w:r>
        <w:rPr>
          <w:b/>
        </w:rPr>
        <w:t>Description:</w:t>
      </w:r>
    </w:p>
    <w:p>
      <w:ins w:id="3" w:author="mapla" w:date="2026-01-25T17:14:54Z">
        <w:r>
          <w:rPr>
            <w:color w:val="006400"/>
            <w:u w:val="single"/>
          </w:rPr>
          <w:t>In this step, the user navigates to the specific section of the application where the required information or task is located. The intent is to position the user within the correct context for further action. This step is triggered by the need to access specific functionalities or data, and it results in the user being ready to select the necessary item. The handoff involves the user being prepared to engage with the relevant item or data.</w:t>
        </w:r>
      </w:ins>
    </w:p>
    <w:p>
      <w:commentRangeStart w:id="8"/>
      <w:r>
        <w:t>[Screenshot unavailable]</w:t>
      </w:r>
      <w:commentRangeEnd w:id="8"/>
      <w:r>
        <w:commentReference w:id="8"/>
      </w:r>
    </w:p>
    <w:p/>
    <w:p>
      <w:r>
        <w:rPr>
          <w:i/>
        </w:rPr>
        <w:t>→ Next: Step 3</w:t>
      </w:r>
    </w:p>
    <w:p/>
    <w:p>
      <w:pPr>
        <w:pStyle w:val="Heading2"/>
      </w:pPr>
      <w:r>
        <w:t>Step 3 — Select Item</w:t>
      </w:r>
    </w:p>
    <w:p>
      <w:r>
        <w:rPr>
          <w:b/>
        </w:rPr>
        <w:t xml:space="preserve">Role: </w:t>
      </w:r>
      <w:r>
        <w:t>TBD</w:t>
      </w:r>
      <w:r>
        <w:rPr>
          <w:i/>
        </w:rPr>
        <w:t xml:space="preserve"> (TBD)</w:t>
      </w:r>
    </w:p>
    <w:p>
      <w:commentRangeStart w:id="9"/>
      <w:r>
        <w:rPr>
          <w:b/>
        </w:rPr>
        <w:t xml:space="preserve">System: </w:t>
      </w:r>
      <w:r>
        <w:t>TBD</w:t>
      </w:r>
      <w:commentRangeEnd w:id="9"/>
      <w:r>
        <w:commentReference w:id="9"/>
      </w:r>
    </w:p>
    <w:p>
      <w:r>
        <w:rPr>
          <w:b/>
        </w:rPr>
        <w:t xml:space="preserve">Manual / Automated: </w:t>
      </w:r>
      <w:r>
        <w:t>Unknown</w:t>
      </w:r>
    </w:p>
    <w:p/>
    <w:p>
      <w:r>
        <w:rPr>
          <w:b/>
        </w:rPr>
        <w:t>Description:</w:t>
      </w:r>
    </w:p>
    <w:p>
      <w:commentRangeStart w:id="10"/>
      <w:ins w:id="4" w:author="mapla" w:date="2026-01-25T17:14:54Z">
        <w:r>
          <w:rPr>
            <w:color w:val="006400"/>
            <w:u w:val="single"/>
          </w:rPr>
          <w:t>The user selects the item that requires attention or modification. This step is essential for identifying the specific data or functionality that needs to be addressed. It is triggered by the user's need to interact with particular information, and it produces a focused view of the item for further action. The handoff involves the user being ready to view detailed information about the selected item.</w:t>
        </w:r>
      </w:ins>
      <w:commentRangeEnd w:id="10"/>
      <w:r>
        <w:commentReference w:id="10"/>
      </w:r>
    </w:p>
    <w:p>
      <w:commentRangeStart w:id="11"/>
      <w:r>
        <w:t>[Screenshot unavailable]</w:t>
      </w:r>
      <w:commentRangeEnd w:id="11"/>
      <w:r>
        <w:commentReference w:id="11"/>
      </w:r>
    </w:p>
    <w:p/>
    <w:p>
      <w:r>
        <w:rPr>
          <w:i/>
        </w:rPr>
        <w:t>→ Next: Step 4</w:t>
      </w:r>
    </w:p>
    <w:p/>
    <w:p>
      <w:pPr>
        <w:pStyle w:val="Heading2"/>
      </w:pPr>
      <w:r>
        <w:t>Step 4 — View Details</w:t>
      </w:r>
    </w:p>
    <w:p>
      <w:r>
        <w:rPr>
          <w:b/>
        </w:rPr>
        <w:t xml:space="preserve">Role: </w:t>
      </w:r>
      <w:r>
        <w:t>TBD</w:t>
      </w:r>
      <w:r>
        <w:rPr>
          <w:i/>
        </w:rPr>
        <w:t xml:space="preserve"> (TBD)</w:t>
      </w:r>
    </w:p>
    <w:p>
      <w:commentRangeStart w:id="12"/>
      <w:r>
        <w:rPr>
          <w:b/>
        </w:rPr>
        <w:t xml:space="preserve">System: </w:t>
      </w:r>
      <w:r>
        <w:t>TBD</w:t>
      </w:r>
      <w:commentRangeEnd w:id="12"/>
      <w:r>
        <w:commentReference w:id="12"/>
      </w:r>
    </w:p>
    <w:p>
      <w:r>
        <w:rPr>
          <w:b/>
        </w:rPr>
        <w:t xml:space="preserve">Manual / Automated: </w:t>
      </w:r>
      <w:r>
        <w:t>Unknown</w:t>
      </w:r>
    </w:p>
    <w:p/>
    <w:p>
      <w:r>
        <w:rPr>
          <w:b/>
        </w:rPr>
        <w:t>Description:</w:t>
      </w:r>
    </w:p>
    <w:p>
      <w:ins w:id="5" w:author="mapla" w:date="2026-01-25T17:14:54Z">
        <w:r>
          <w:rPr>
            <w:color w:val="006400"/>
            <w:u w:val="single"/>
          </w:rPr>
          <w:t>In this step, the user views the details of the selected item to understand its current status or information. The intent is to provide the user with comprehensive data necessary for informed decision-making or action. This step is triggered by the selection of an item, and it results in the user being equipped with the necessary insights to proceed with editing. The handoff involves the user being ready to make any necessary changes to the information.</w:t>
        </w:r>
      </w:ins>
    </w:p>
    <w:p>
      <w:commentRangeStart w:id="13"/>
      <w:r>
        <w:t>[Screenshot unavailable]</w:t>
      </w:r>
      <w:commentRangeEnd w:id="13"/>
      <w:r>
        <w:commentReference w:id="13"/>
      </w:r>
    </w:p>
    <w:p/>
    <w:p>
      <w:r>
        <w:rPr>
          <w:i/>
        </w:rPr>
        <w:t>→ Next: Step 5</w:t>
      </w:r>
    </w:p>
    <w:p/>
    <w:p>
      <w:pPr>
        <w:pStyle w:val="Heading2"/>
      </w:pPr>
      <w:r>
        <w:t>Step 5 — Edit Information</w:t>
      </w:r>
    </w:p>
    <w:p>
      <w:r>
        <w:rPr>
          <w:b/>
        </w:rPr>
        <w:t xml:space="preserve">Role: </w:t>
      </w:r>
      <w:r>
        <w:t>TBD</w:t>
      </w:r>
      <w:r>
        <w:rPr>
          <w:i/>
        </w:rPr>
        <w:t xml:space="preserve"> (TBD)</w:t>
      </w:r>
    </w:p>
    <w:p>
      <w:commentRangeStart w:id="14"/>
      <w:r>
        <w:rPr>
          <w:b/>
        </w:rPr>
        <w:t xml:space="preserve">System: </w:t>
      </w:r>
      <w:r>
        <w:t>TBD</w:t>
      </w:r>
      <w:commentRangeEnd w:id="14"/>
      <w:r>
        <w:commentReference w:id="14"/>
      </w:r>
    </w:p>
    <w:p>
      <w:r>
        <w:rPr>
          <w:b/>
        </w:rPr>
        <w:t xml:space="preserve">Manual / Automated: </w:t>
      </w:r>
      <w:r>
        <w:t>Unknown</w:t>
      </w:r>
    </w:p>
    <w:p/>
    <w:p>
      <w:r>
        <w:rPr>
          <w:b/>
        </w:rPr>
        <w:t>Description:</w:t>
      </w:r>
    </w:p>
    <w:p>
      <w:commentRangeStart w:id="16"/>
      <w:commentRangeStart w:id="15"/>
      <w:ins w:id="6" w:author="mapla" w:date="2026-01-25T17:14:54Z">
        <w:r>
          <w:rPr>
            <w:color w:val="006400"/>
            <w:u w:val="single"/>
          </w:rPr>
          <w:t>The user edits the information as required to update or correct the data. This step is crucial for ensuring that the information remains accurate and relevant. It is triggered by the need for data modification and results in updated information ready for saving. The handoff involves the user being prepared to save the changes made.</w:t>
        </w:r>
      </w:ins>
      <w:commentRangeEnd w:id="15"/>
      <w:r>
        <w:commentReference w:id="15"/>
      </w:r>
      <w:commentRangeEnd w:id="16"/>
      <w:r>
        <w:commentReference w:id="16"/>
      </w:r>
    </w:p>
    <w:p>
      <w:commentRangeStart w:id="17"/>
      <w:r>
        <w:t>[Screenshot unavailable]</w:t>
      </w:r>
      <w:commentRangeEnd w:id="17"/>
      <w:r>
        <w:commentReference w:id="17"/>
      </w:r>
    </w:p>
    <w:p/>
    <w:p>
      <w:r>
        <w:rPr>
          <w:i/>
        </w:rPr>
        <w:t>→ Next: Step 6</w:t>
      </w:r>
    </w:p>
    <w:p/>
    <w:p>
      <w:pPr>
        <w:pStyle w:val="Heading2"/>
      </w:pPr>
      <w:r>
        <w:t>Step 6 — Save Changes</w:t>
      </w:r>
    </w:p>
    <w:p>
      <w:r>
        <w:rPr>
          <w:b/>
        </w:rPr>
        <w:t xml:space="preserve">Role: </w:t>
      </w:r>
      <w:r>
        <w:t>TBD</w:t>
      </w:r>
      <w:r>
        <w:rPr>
          <w:i/>
        </w:rPr>
        <w:t xml:space="preserve"> (TBD)</w:t>
      </w:r>
    </w:p>
    <w:p>
      <w:commentRangeStart w:id="18"/>
      <w:r>
        <w:rPr>
          <w:b/>
        </w:rPr>
        <w:t xml:space="preserve">System: </w:t>
      </w:r>
      <w:r>
        <w:t>TBD</w:t>
      </w:r>
      <w:commentRangeEnd w:id="18"/>
      <w:r>
        <w:commentReference w:id="18"/>
      </w:r>
    </w:p>
    <w:p>
      <w:r>
        <w:rPr>
          <w:b/>
        </w:rPr>
        <w:t xml:space="preserve">Manual / Automated: </w:t>
      </w:r>
      <w:r>
        <w:t>Unknown</w:t>
      </w:r>
    </w:p>
    <w:p/>
    <w:p>
      <w:r>
        <w:rPr>
          <w:b/>
        </w:rPr>
        <w:t>Description:</w:t>
      </w:r>
    </w:p>
    <w:p>
      <w:ins w:id="7" w:author="mapla" w:date="2026-01-25T17:14:54Z">
        <w:r>
          <w:rPr>
            <w:color w:val="006400"/>
            <w:u w:val="single"/>
          </w:rPr>
          <w:t>The process concludes with saving the changes made to the information. This step finalizes the updates and ensures that the modified data is stored correctly within the system. It is triggered by the completion of editing, and it results in the updated data being securely saved. The handoff involves the system being ready for any subsequent processes or user actions.</w:t>
        </w:r>
      </w:ins>
    </w:p>
    <w:p>
      <w:commentRangeStart w:id="19"/>
      <w:r>
        <w:t>[Screenshot unavailable]</w:t>
      </w:r>
      <w:commentRangeEnd w:id="19"/>
      <w:r>
        <w:commentReference w:id="19"/>
      </w:r>
    </w:p>
    <w:p/>
    <w:p>
      <w:pPr>
        <w:pStyle w:val="Heading1"/>
      </w:pPr>
      <w:r>
        <w:t>6. Records &amp; Documentation Requirements</w:t>
      </w:r>
    </w:p>
    <w:p>
      <w:commentRangeStart w:id="20"/>
      <w:r>
        <w:t>No specific end states defined.</w:t>
      </w:r>
      <w:commentRangeEnd w:id="20"/>
      <w:r>
        <w:commentReference w:id="20"/>
      </w:r>
    </w:p>
    <w:p>
      <w:pPr>
        <w:pStyle w:val="Heading1"/>
      </w:pPr>
      <w:r>
        <w:t>7. Appendix</w:t>
      </w:r>
    </w:p>
    <w:p>
      <w:r>
        <w:t>Additional materials and references:</w:t>
      </w:r>
    </w:p>
    <w:p/>
    <w:p>
      <w:commentRangeStart w:id="21"/>
      <w:r>
        <w:t>[Appendix materials will be added here]</w:t>
      </w:r>
      <w:commentRangeEnd w:id="21"/>
      <w:r>
        <w:commentReference w:id="21"/>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mapla" w:date="2026-01-25T17:14:54Z" w:initials="AI">
    <w:p>
      <w:r>
        <w:t>Role is TBD for steps 1, 2, 3, 4, 5, 6. Please specify the responsible person or team.</w:t>
      </w:r>
    </w:p>
  </w:comment>
  <w:comment w:id="1" w:author="mapla" w:date="2026-01-25T17:14:54Z" w:initials="AI">
    <w:p>
      <w:r>
        <w:t>System is TBD for steps 1, 2, 3, 4, 5, 6. Please specify the application or tool used.</w:t>
      </w:r>
    </w:p>
  </w:comment>
  <w:comment w:id="2" w:author="mapla" w:date="2026-01-25T17:14:54Z" w:initials="AI">
    <w:p>
      <w:r>
        <w:t>System is TBD for Step 1. Please specify the application or tool used.</w:t>
      </w:r>
    </w:p>
  </w:comment>
  <w:comment w:id="3" w:author="mapla" w:date="2026-01-25T17:14:54Z" w:initials="AI">
    <w:p>
      <w:r>
        <w:t>The description mentions "opening the application" - what specific application is being referred to, and are there any login credentials or access requirements that the user needs to be aware of before starting this step?</w:t>
      </w:r>
    </w:p>
  </w:comment>
  <w:comment w:id="4" w:author="mapla" w:date="2026-01-25T17:14:54Z" w:initials="AI">
    <w:p>
      <w:r>
        <w:t>Role is marked TBD - who specifically performs this step?</w:t>
      </w:r>
    </w:p>
  </w:comment>
  <w:comment w:id="5" w:author="mapla" w:date="2026-01-25T17:14:54Z" w:initials="AI">
    <w:p>
      <w:r>
        <w:t>System is TBD - which application or tool is used?</w:t>
      </w:r>
    </w:p>
  </w:comment>
  <w:comment w:id="6" w:author="mapla" w:date="2026-01-25T17:14:54Z" w:initials="AI">
    <w:p>
      <w:r>
        <w:t>Screenshot could not be retrieved. Please attach manually.</w:t>
      </w:r>
    </w:p>
  </w:comment>
  <w:comment w:id="7" w:author="mapla" w:date="2026-01-25T17:14:54Z" w:initials="AI">
    <w:p>
      <w:r>
        <w:t>System is TBD for Step 2. Please specify the application or tool used.</w:t>
      </w:r>
    </w:p>
  </w:comment>
  <w:comment w:id="8" w:author="mapla" w:date="2026-01-25T17:14:54Z" w:initials="AI">
    <w:p>
      <w:r>
        <w:t>Screenshot could not be retrieved. Please attach manually.</w:t>
      </w:r>
    </w:p>
  </w:comment>
  <w:comment w:id="9" w:author="mapla" w:date="2026-01-25T17:14:54Z" w:initials="AI">
    <w:p>
      <w:r>
        <w:t>System is TBD for Step 3. Please specify the application or tool used.</w:t>
      </w:r>
    </w:p>
  </w:comment>
  <w:comment w:id="10" w:author="mapla" w:date="2026-01-25T17:14:54Z" w:initials="AI">
    <w:p>
      <w:r>
        <w:t>The description mentions "selects the item" - what criteria or attributes should the user consider when choosing the item that requires attention or modification? (e.g., error messages, outdated information, user feedback)</w:t>
      </w:r>
    </w:p>
  </w:comment>
  <w:comment w:id="11" w:author="mapla" w:date="2026-01-25T17:14:54Z" w:initials="AI">
    <w:p>
      <w:r>
        <w:t>Screenshot could not be retrieved. Please attach manually.</w:t>
      </w:r>
    </w:p>
  </w:comment>
  <w:comment w:id="12" w:author="mapla" w:date="2026-01-25T17:14:54Z" w:initials="AI">
    <w:p>
      <w:r>
        <w:t>System is TBD for Step 4. Please specify the application or tool used.</w:t>
      </w:r>
    </w:p>
  </w:comment>
  <w:comment w:id="13" w:author="mapla" w:date="2026-01-25T17:14:54Z" w:initials="AI">
    <w:p>
      <w:r>
        <w:t>Screenshot could not be retrieved. Please attach manually.</w:t>
      </w:r>
    </w:p>
  </w:comment>
  <w:comment w:id="14" w:author="mapla" w:date="2026-01-25T17:14:54Z" w:initials="AI">
    <w:p>
      <w:r>
        <w:t>System is TBD for Step 5. Please specify the application or tool used.</w:t>
      </w:r>
    </w:p>
  </w:comment>
  <w:comment w:id="15" w:author="mapla" w:date="2026-01-25T17:14:54Z" w:initials="AI">
    <w:p>
      <w:r>
        <w:t>The description mentions "the user edits the information" - what specific data fields or types of information should the user focus on updating or correcting? (e.g., customer contact details, financial records, inventory levels)</w:t>
      </w:r>
    </w:p>
  </w:comment>
  <w:comment w:id="16" w:author="mapla" w:date="2026-01-25T17:14:54Z" w:initials="AI">
    <w:p>
      <w:r>
        <w:t>📷 A screenshot of the system screen would help users visualize this step.</w:t>
      </w:r>
    </w:p>
  </w:comment>
  <w:comment w:id="17" w:author="mapla" w:date="2026-01-25T17:14:54Z" w:initials="AI">
    <w:p>
      <w:r>
        <w:t>Screenshot could not be retrieved. Please attach manually.</w:t>
      </w:r>
    </w:p>
  </w:comment>
  <w:comment w:id="18" w:author="mapla" w:date="2026-01-25T17:14:54Z" w:initials="AI">
    <w:p>
      <w:r>
        <w:t>System is TBD for Step 6. Please specify the application or tool used.</w:t>
      </w:r>
    </w:p>
  </w:comment>
  <w:comment w:id="19" w:author="mapla" w:date="2026-01-25T17:14:54Z" w:initials="AI">
    <w:p>
      <w:r>
        <w:t>Screenshot could not be retrieved. Please attach manually.</w:t>
      </w:r>
    </w:p>
  </w:comment>
  <w:comment w:id="20" w:author="mapla" w:date="2026-01-25T17:14:54Z" w:initials="AI">
    <w:p>
      <w:r>
        <w:t>Please define the possible end states for this process (e.g., 'Request Approved', 'Request Rejected').</w:t>
      </w:r>
    </w:p>
  </w:comment>
  <w:comment w:id="21" w:author="mapla" w:date="2026-01-25T17:14:54Z" w:initials="AI">
    <w:p>
      <w:r>
        <w:t>Please add supporting materials: process flow diagrams, system screenshots, templates, examples, and training guides.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3B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E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